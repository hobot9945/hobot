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21034" w14:textId="653578D3" w:rsidR="00FE6B8A" w:rsidRPr="008A595D" w:rsidRDefault="00912289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UPPLEMENTARY AGREEMENT </w:t>
      </w:r>
      <w:r w:rsidR="00381A4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№30</w:t>
      </w:r>
      <w:r w:rsidR="00381A4B" w:rsidRPr="00B3282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095574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2</w:t>
      </w:r>
      <w:r w:rsidR="00381A4B" w:rsidRPr="00B3282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TO THE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CONTRACT </w:t>
      </w:r>
      <w:r w:rsidRPr="008A595D">
        <w:rPr>
          <w:rFonts w:ascii="Times New Roman" w:eastAsia="Segoe UI Symbol" w:hAnsi="Times New Roman" w:cs="Times New Roman"/>
          <w:b/>
          <w:sz w:val="24"/>
          <w:szCs w:val="24"/>
          <w:u w:val="single"/>
          <w:lang w:val="en-US"/>
        </w:rPr>
        <w:t>№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="00E21CE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Im</w:t>
      </w:r>
      <w:r w:rsidR="00CA4B4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191018</w:t>
      </w:r>
      <w:r w:rsidR="00AC6406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/</w:t>
      </w:r>
      <w:proofErr w:type="spellStart"/>
      <w:r w:rsidR="00CA4B4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Kyl</w:t>
      </w:r>
      <w:proofErr w:type="spellEnd"/>
    </w:p>
    <w:p w14:paraId="1523B991" w14:textId="0A47B1B6" w:rsidR="00925AFF" w:rsidRPr="008A595D" w:rsidRDefault="00CA4B4B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d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ated</w:t>
      </w:r>
      <w:proofErr w:type="gramEnd"/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.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10.2018</w:t>
      </w:r>
    </w:p>
    <w:p w14:paraId="30BE03DB" w14:textId="558E3063" w:rsidR="00FE6B8A" w:rsidRPr="008A595D" w:rsidRDefault="009122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Moscow                                                                                                                     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</w:rPr>
        <w:t>Москва</w:t>
      </w:r>
    </w:p>
    <w:p w14:paraId="04A6C09A" w14:textId="76F23176" w:rsidR="00FE6B8A" w:rsidRPr="008A595D" w:rsidRDefault="005E60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December</w:t>
      </w:r>
      <w:r w:rsidR="005B622F" w:rsidRPr="005B62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30,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20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19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</w:t>
      </w:r>
      <w:r w:rsidR="003D7C0E" w:rsidRPr="003D7C0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="00211AF3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«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30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»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</w:rPr>
        <w:t>декабря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20</w:t>
      </w:r>
      <w:r w:rsidRPr="005B62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19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14:paraId="0C3797D5" w14:textId="77777777" w:rsidR="00FE6B8A" w:rsidRPr="008A595D" w:rsidRDefault="00FE6B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W w:w="0" w:type="auto"/>
        <w:tblInd w:w="-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3"/>
        <w:gridCol w:w="4914"/>
      </w:tblGrid>
      <w:tr w:rsidR="00E404EE" w:rsidRPr="008A595D" w14:paraId="0169405F" w14:textId="77777777" w:rsidTr="0046206C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374A9" w14:textId="2861C20C" w:rsidR="00BC1FB8" w:rsidRPr="008A595D" w:rsidRDefault="00095574" w:rsidP="005B622F">
            <w:pPr>
              <w:pStyle w:val="Default"/>
              <w:spacing w:after="120"/>
              <w:rPr>
                <w:rFonts w:eastAsia="Times New Roman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 xml:space="preserve">WHEREAS </w:t>
            </w:r>
          </w:p>
          <w:p w14:paraId="3129235C" w14:textId="7A8EA5DB" w:rsidR="00FE6B8A" w:rsidRDefault="00BC1FB8" w:rsidP="00D63EFF">
            <w:pPr>
              <w:pStyle w:val="Default"/>
              <w:rPr>
                <w:rFonts w:eastAsia="Times New Roman"/>
                <w:lang w:val="en-US"/>
              </w:rPr>
            </w:pPr>
            <w:proofErr w:type="gramStart"/>
            <w:r w:rsidRPr="008A595D">
              <w:rPr>
                <w:rFonts w:eastAsia="Times New Roman"/>
                <w:lang w:val="en-US"/>
              </w:rPr>
              <w:t xml:space="preserve">A. </w:t>
            </w:r>
            <w:commentRangeStart w:id="0"/>
            <w:proofErr w:type="spellStart"/>
            <w:r w:rsidR="00C30C47" w:rsidRPr="00381A4B">
              <w:rPr>
                <w:rFonts w:eastAsia="Times New Roman"/>
                <w:b/>
                <w:lang w:val="en-US"/>
              </w:rPr>
              <w:t>Kyland</w:t>
            </w:r>
            <w:proofErr w:type="spellEnd"/>
            <w:r w:rsidR="00C30C47" w:rsidRPr="00381A4B">
              <w:rPr>
                <w:rFonts w:eastAsia="Times New Roman"/>
                <w:b/>
                <w:lang w:val="en-US"/>
              </w:rPr>
              <w:t xml:space="preserve"> Technology </w:t>
            </w:r>
            <w:del w:id="1" w:author="Gu De" w:date="2020-02-17T16:11:00Z">
              <w:r w:rsidR="00095574" w:rsidRPr="00381A4B" w:rsidDel="00BF40EC">
                <w:rPr>
                  <w:rFonts w:eastAsia="Times New Roman"/>
                  <w:b/>
                  <w:lang w:val="en-US"/>
                </w:rPr>
                <w:delText>(</w:delText>
              </w:r>
              <w:r w:rsidR="00C30C47" w:rsidRPr="00381A4B" w:rsidDel="00BF40EC">
                <w:rPr>
                  <w:rFonts w:eastAsia="Times New Roman"/>
                  <w:b/>
                  <w:lang w:val="en-US"/>
                </w:rPr>
                <w:delText>Shanghai</w:delText>
              </w:r>
              <w:r w:rsidR="00095574" w:rsidRPr="00381A4B" w:rsidDel="00BF40EC">
                <w:rPr>
                  <w:rFonts w:eastAsia="Times New Roman"/>
                  <w:b/>
                  <w:lang w:val="en-US"/>
                </w:rPr>
                <w:delText xml:space="preserve">) </w:delText>
              </w:r>
            </w:del>
            <w:r w:rsidR="00C30C47" w:rsidRPr="00381A4B">
              <w:rPr>
                <w:rFonts w:eastAsia="Times New Roman"/>
                <w:b/>
                <w:lang w:val="en-US"/>
              </w:rPr>
              <w:t>Co., Ltd</w:t>
            </w:r>
            <w:r w:rsidR="00912289" w:rsidRPr="00381A4B">
              <w:rPr>
                <w:rFonts w:eastAsia="Times New Roman"/>
                <w:b/>
                <w:lang w:val="en-US"/>
              </w:rPr>
              <w:t>.</w:t>
            </w:r>
            <w:r w:rsidR="00095574" w:rsidRPr="008A595D">
              <w:rPr>
                <w:rFonts w:eastAsia="Times New Roman"/>
                <w:lang w:val="en-US"/>
              </w:rPr>
              <w:t xml:space="preserve"> </w:t>
            </w:r>
            <w:commentRangeEnd w:id="0"/>
            <w:r w:rsidR="00BF40EC">
              <w:rPr>
                <w:rStyle w:val="a3"/>
                <w:rFonts w:asciiTheme="minorHAnsi" w:hAnsiTheme="minorHAnsi" w:cstheme="minorBidi"/>
                <w:color w:val="auto"/>
              </w:rPr>
              <w:commentReference w:id="0"/>
            </w:r>
            <w:r w:rsidR="00912289" w:rsidRPr="008A595D">
              <w:rPr>
                <w:rFonts w:eastAsia="Times New Roman"/>
                <w:lang w:val="en-US"/>
              </w:rPr>
              <w:t xml:space="preserve">represented </w:t>
            </w:r>
            <w:r w:rsidR="008F26E1" w:rsidRPr="008A595D">
              <w:rPr>
                <w:rFonts w:eastAsia="Times New Roman"/>
                <w:lang w:val="en-US"/>
              </w:rPr>
              <w:t xml:space="preserve">by </w:t>
            </w:r>
            <w:del w:id="2" w:author="Gu De" w:date="2020-02-17T16:25:00Z">
              <w:r w:rsidR="003D7C0E" w:rsidDel="00400429">
                <w:rPr>
                  <w:rFonts w:eastAsia="Times New Roman"/>
                  <w:lang w:val="en-US"/>
                </w:rPr>
                <w:delText>vice president</w:delText>
              </w:r>
              <w:r w:rsidR="008F26E1" w:rsidRPr="008A595D" w:rsidDel="00400429">
                <w:rPr>
                  <w:rFonts w:eastAsia="Times New Roman"/>
                  <w:lang w:val="en-US"/>
                </w:rPr>
                <w:delText>, Mr</w:delText>
              </w:r>
              <w:r w:rsidR="003D7C0E" w:rsidDel="00400429">
                <w:rPr>
                  <w:rFonts w:eastAsia="Times New Roman"/>
                  <w:lang w:val="en-US"/>
                </w:rPr>
                <w:delText>s</w:delText>
              </w:r>
              <w:r w:rsidR="008F26E1" w:rsidRPr="008A595D" w:rsidDel="00400429">
                <w:rPr>
                  <w:rFonts w:eastAsia="Times New Roman"/>
                  <w:lang w:val="en-US"/>
                </w:rPr>
                <w:delText xml:space="preserve">. </w:delText>
              </w:r>
              <w:r w:rsidR="003D7C0E" w:rsidDel="00400429">
                <w:rPr>
                  <w:rFonts w:eastAsia="Times New Roman"/>
                  <w:lang w:val="en-US"/>
                </w:rPr>
                <w:delText>Ginny Zhang</w:delText>
              </w:r>
            </w:del>
            <w:ins w:id="3" w:author="Gu De" w:date="2020-02-17T16:26:00Z">
              <w:r w:rsidR="00400429">
                <w:rPr>
                  <w:rFonts w:eastAsia="Times New Roman"/>
                  <w:lang w:val="en-US"/>
                </w:rPr>
                <w:t>D</w:t>
              </w:r>
            </w:ins>
            <w:ins w:id="4" w:author="Gu De" w:date="2020-02-17T16:25:00Z">
              <w:r w:rsidR="00400429">
                <w:rPr>
                  <w:rFonts w:eastAsia="Times New Roman"/>
                  <w:lang w:val="en-US"/>
                </w:rPr>
                <w:t xml:space="preserve">irector of </w:t>
              </w:r>
            </w:ins>
            <w:ins w:id="5" w:author="Gu De" w:date="2020-02-17T16:26:00Z">
              <w:r w:rsidR="00400429">
                <w:rPr>
                  <w:rFonts w:eastAsia="Times New Roman"/>
                  <w:lang w:val="en-US"/>
                </w:rPr>
                <w:t xml:space="preserve">Business Development, Kevin </w:t>
              </w:r>
              <w:proofErr w:type="spellStart"/>
              <w:r w:rsidR="00400429">
                <w:rPr>
                  <w:rFonts w:eastAsia="Times New Roman"/>
                  <w:lang w:val="en-US"/>
                </w:rPr>
                <w:t>Gu</w:t>
              </w:r>
            </w:ins>
            <w:proofErr w:type="spellEnd"/>
            <w:r w:rsidR="00095574" w:rsidRPr="008A595D">
              <w:rPr>
                <w:rFonts w:eastAsia="Times New Roman"/>
                <w:lang w:val="en-US"/>
              </w:rPr>
              <w:t>,</w:t>
            </w:r>
            <w:r w:rsidR="008F26E1" w:rsidRPr="008A595D">
              <w:rPr>
                <w:rFonts w:eastAsia="Times New Roman"/>
                <w:color w:val="FF0000"/>
                <w:lang w:val="en-US"/>
              </w:rPr>
              <w:t xml:space="preserve"> </w:t>
            </w:r>
            <w:r w:rsidR="00CA4B4B" w:rsidRPr="008A595D">
              <w:rPr>
                <w:rFonts w:eastAsia="Times New Roman"/>
                <w:lang w:val="en-US"/>
              </w:rPr>
              <w:t>acting</w:t>
            </w:r>
            <w:r w:rsidR="008F26E1" w:rsidRPr="008A595D">
              <w:rPr>
                <w:rFonts w:eastAsia="Times New Roman"/>
                <w:lang w:val="en-US"/>
              </w:rPr>
              <w:t xml:space="preserve"> on the basis of the Charter (the “Seller”), and</w:t>
            </w:r>
            <w:r w:rsidR="00204D13" w:rsidRPr="008A595D">
              <w:rPr>
                <w:rFonts w:eastAsia="Times New Roman"/>
                <w:lang w:val="en-US"/>
              </w:rPr>
              <w:t xml:space="preserve"> company </w:t>
            </w:r>
            <w:proofErr w:type="spellStart"/>
            <w:r w:rsidR="00912289" w:rsidRPr="008A595D">
              <w:rPr>
                <w:rFonts w:eastAsia="Times New Roman"/>
                <w:b/>
                <w:lang w:val="en-US"/>
              </w:rPr>
              <w:t>Symanitron</w:t>
            </w:r>
            <w:proofErr w:type="spellEnd"/>
            <w:r w:rsidR="00204D13" w:rsidRPr="008A595D">
              <w:rPr>
                <w:rFonts w:eastAsia="Times New Roman"/>
                <w:b/>
                <w:lang w:val="en-US"/>
              </w:rPr>
              <w:t xml:space="preserve"> </w:t>
            </w:r>
            <w:r w:rsidR="00912289" w:rsidRPr="008A595D">
              <w:rPr>
                <w:rFonts w:eastAsia="Times New Roman"/>
                <w:b/>
                <w:lang w:val="en-US"/>
              </w:rPr>
              <w:t>LTD</w:t>
            </w:r>
            <w:r w:rsidR="00912289" w:rsidRPr="008A595D">
              <w:rPr>
                <w:rFonts w:eastAsia="Times New Roman"/>
                <w:lang w:val="en-US"/>
              </w:rPr>
              <w:t>, represented by General Manager Kulikova Elena</w:t>
            </w:r>
            <w:r w:rsidR="00B3282B" w:rsidRPr="00B3282B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="00B3282B">
              <w:rPr>
                <w:rFonts w:eastAsia="Times New Roman"/>
                <w:lang w:val="en-US"/>
              </w:rPr>
              <w:t>Mikhaylovna</w:t>
            </w:r>
            <w:proofErr w:type="spellEnd"/>
            <w:r w:rsidR="00CA4B4B" w:rsidRPr="008A595D">
              <w:rPr>
                <w:rFonts w:eastAsia="Times New Roman"/>
                <w:lang w:val="en-US"/>
              </w:rPr>
              <w:t>, acting</w:t>
            </w:r>
            <w:r w:rsidR="00912289" w:rsidRPr="008A595D">
              <w:rPr>
                <w:rFonts w:eastAsia="Times New Roman"/>
                <w:lang w:val="en-US"/>
              </w:rPr>
              <w:t xml:space="preserve"> on the basis of Charter (the </w:t>
            </w:r>
            <w:r w:rsidR="00D63EFF" w:rsidRPr="008A595D">
              <w:rPr>
                <w:rFonts w:eastAsia="Times New Roman"/>
                <w:lang w:val="en-US"/>
              </w:rPr>
              <w:t>“</w:t>
            </w:r>
            <w:r w:rsidR="00912289" w:rsidRPr="008A595D">
              <w:rPr>
                <w:rFonts w:eastAsia="Times New Roman"/>
                <w:lang w:val="en-US"/>
              </w:rPr>
              <w:t>Buyer</w:t>
            </w:r>
            <w:r w:rsidR="00D63EFF" w:rsidRPr="008A595D">
              <w:rPr>
                <w:rFonts w:eastAsia="Times New Roman"/>
                <w:lang w:val="en-US"/>
              </w:rPr>
              <w:t>”</w:t>
            </w:r>
            <w:r w:rsidR="00912289" w:rsidRPr="008A595D">
              <w:rPr>
                <w:rFonts w:eastAsia="Times New Roman"/>
                <w:lang w:val="en-US"/>
              </w:rPr>
              <w:t>),</w:t>
            </w:r>
            <w:r w:rsidR="00204D13" w:rsidRPr="008A595D">
              <w:rPr>
                <w:rFonts w:eastAsia="Times New Roman"/>
                <w:lang w:val="en-US"/>
              </w:rPr>
              <w:t xml:space="preserve"> </w:t>
            </w:r>
            <w:r w:rsidR="00912289" w:rsidRPr="008A595D">
              <w:rPr>
                <w:rFonts w:eastAsia="Times New Roman"/>
                <w:lang w:val="en-US"/>
              </w:rPr>
              <w:t>hereinafter referred to as the “Parties” or the “Party” as the case may be</w:t>
            </w:r>
            <w:r w:rsidR="00095574" w:rsidRPr="008A595D">
              <w:rPr>
                <w:rFonts w:eastAsia="Times New Roman"/>
                <w:lang w:val="en-US"/>
              </w:rPr>
              <w:t>, have entered into Contract № Im191018/</w:t>
            </w:r>
            <w:proofErr w:type="spellStart"/>
            <w:r w:rsidR="00095574" w:rsidRPr="008A595D">
              <w:rPr>
                <w:rFonts w:eastAsia="Times New Roman"/>
                <w:lang w:val="en-US"/>
              </w:rPr>
              <w:t>Kyl</w:t>
            </w:r>
            <w:proofErr w:type="spellEnd"/>
            <w:r w:rsidR="00095574" w:rsidRPr="008A595D">
              <w:rPr>
                <w:rFonts w:eastAsia="Times New Roman"/>
                <w:lang w:val="en-US"/>
              </w:rPr>
              <w:t xml:space="preserve"> dated October 19, 2018</w:t>
            </w:r>
            <w:r w:rsidR="00D63EFF" w:rsidRPr="008A595D">
              <w:rPr>
                <w:rFonts w:eastAsia="Times New Roman"/>
                <w:lang w:val="en-US"/>
              </w:rPr>
              <w:t xml:space="preserve"> (the “Agreement”)</w:t>
            </w:r>
            <w:r w:rsidR="00912289" w:rsidRPr="008A595D">
              <w:rPr>
                <w:rFonts w:eastAsia="Times New Roman"/>
                <w:lang w:val="en-US"/>
              </w:rPr>
              <w:t>.</w:t>
            </w:r>
            <w:proofErr w:type="gramEnd"/>
          </w:p>
          <w:p w14:paraId="29B3583E" w14:textId="539DC414" w:rsidR="00BC1FB8" w:rsidRPr="008A595D" w:rsidRDefault="00BC1FB8" w:rsidP="005B622F">
            <w:pPr>
              <w:pStyle w:val="Default"/>
              <w:spacing w:after="120"/>
              <w:rPr>
                <w:rFonts w:eastAsia="Times New Roman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>B. The parties hereto desire to amend the Agreement, subject to the terms and conditions set forth below.</w:t>
            </w:r>
          </w:p>
          <w:p w14:paraId="378139C8" w14:textId="3146789F" w:rsidR="00FE6B8A" w:rsidRPr="008A595D" w:rsidRDefault="00095574" w:rsidP="00B328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NOW THEREFORE, the Parties hereby agree to amend the Agreement as follows:</w:t>
            </w:r>
          </w:p>
        </w:tc>
        <w:tc>
          <w:tcPr>
            <w:tcW w:w="4914" w:type="dxa"/>
            <w:tcBorders>
              <w:top w:val="single" w:sz="0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D152A" w14:textId="77777777" w:rsidR="00BC1FB8" w:rsidRPr="008A595D" w:rsidRDefault="00850E27" w:rsidP="005B622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ПОСКОЛЬКУ</w:t>
            </w:r>
          </w:p>
          <w:p w14:paraId="58399B3D" w14:textId="659AA059" w:rsidR="00FE6B8A" w:rsidRPr="008A595D" w:rsidRDefault="00BC1F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Kyland</w:t>
            </w:r>
            <w:proofErr w:type="spellEnd"/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Technology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del w:id="6" w:author="Microsoft Office" w:date="2020-02-17T11:38:00Z">
              <w:r w:rsidR="00A002CB" w:rsidRPr="00381A4B" w:rsidDel="00743316">
                <w:rPr>
                  <w:rFonts w:ascii="Times New Roman" w:eastAsia="Times New Roman" w:hAnsi="Times New Roman" w:cs="Times New Roman"/>
                  <w:b/>
                  <w:sz w:val="24"/>
                  <w:szCs w:val="24"/>
                </w:rPr>
                <w:delText>(</w:delText>
              </w:r>
              <w:r w:rsidR="00EE17FC" w:rsidRPr="00381A4B" w:rsidDel="00743316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/>
                </w:rPr>
                <w:delText>Shanghai</w:delText>
              </w:r>
              <w:r w:rsidR="00A002CB" w:rsidRPr="00381A4B" w:rsidDel="00743316">
                <w:rPr>
                  <w:rFonts w:ascii="Times New Roman" w:eastAsia="Times New Roman" w:hAnsi="Times New Roman" w:cs="Times New Roman"/>
                  <w:b/>
                  <w:sz w:val="24"/>
                  <w:szCs w:val="24"/>
                </w:rPr>
                <w:delText>)</w:delText>
              </w:r>
            </w:del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Co</w:t>
            </w:r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.,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Ltd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лице </w:t>
            </w:r>
            <w:ins w:id="7" w:author="Microsoft Office" w:date="2020-02-17T11:40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директора по развитию бизнеса </w:t>
              </w:r>
            </w:ins>
            <w:del w:id="8" w:author="Microsoft Office" w:date="2020-02-17T11:40:00Z">
              <w:r w:rsid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вице-президента </w:delText>
              </w:r>
            </w:del>
            <w:r w:rsidR="00EE17FC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ins w:id="9" w:author="Microsoft Office" w:date="2020-02-17T11:40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на</w:t>
              </w:r>
            </w:ins>
            <w:del w:id="10" w:author="Microsoft Office" w:date="2020-02-17T11:40:00Z">
              <w:r w:rsid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жи</w:delText>
              </w:r>
            </w:del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ins w:id="11" w:author="Microsoft Office" w:date="2020-02-17T11:40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Кевина </w:t>
              </w:r>
              <w:proofErr w:type="spellStart"/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Гу</w:t>
              </w:r>
            </w:ins>
            <w:proofErr w:type="spellEnd"/>
            <w:del w:id="12" w:author="Microsoft Office" w:date="2020-02-17T11:40:00Z">
              <w:r w:rsid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Джинни Жанг</w:delText>
              </w:r>
            </w:del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ins w:id="13" w:author="Microsoft Office" w:date="2020-02-17T11:40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Kevin</w:t>
              </w:r>
              <w:r w:rsidR="00743316" w:rsidRPr="00743316">
                <w:rPr>
                  <w:rFonts w:ascii="Times New Roman" w:eastAsia="Times New Roman" w:hAnsi="Times New Roman" w:cs="Times New Roman"/>
                  <w:sz w:val="24"/>
                  <w:szCs w:val="24"/>
                  <w:rPrChange w:id="14" w:author="Microsoft Office" w:date="2020-02-17T11:40:00Z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Gu</w:t>
              </w:r>
            </w:ins>
            <w:proofErr w:type="spellEnd"/>
            <w:del w:id="15" w:author="Microsoft Office" w:date="2020-02-17T11:40:00Z">
              <w:r w:rsid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Ginny</w:delText>
              </w:r>
              <w:r w:rsidR="003D7C0E" w:rsidRP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  <w:r w:rsidR="003D7C0E" w:rsidDel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Zhang</w:delText>
              </w:r>
            </w:del>
            <w:r w:rsidR="003D7C0E"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, действующего на основании Устава (</w:t>
            </w:r>
            <w:r w:rsidR="00C54EE8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далее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Продавец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  <w:r w:rsidR="00C54EE8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</w:t>
            </w:r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Симанитрон</w:t>
            </w:r>
            <w:proofErr w:type="spellEnd"/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лице Генерального директора Куликовой Елены Михайловны, действующего на основании Устава (далее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Покупатель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  <w:r w:rsidR="00204D13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в дальнейшем именуемые “Стороны” или “Сторона” в зависимости от контекста</w:t>
            </w:r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заключили 19 октября 2018 года Контракт № </w:t>
            </w:r>
            <w:proofErr w:type="spellStart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</w:t>
            </w:r>
            <w:proofErr w:type="spellEnd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191018/</w:t>
            </w:r>
            <w:proofErr w:type="spellStart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Kyl</w:t>
            </w:r>
            <w:proofErr w:type="spellEnd"/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(далее «Контракт»)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342D36" w14:textId="0EB96BAB" w:rsidR="00850E27" w:rsidRPr="008A595D" w:rsidRDefault="00BC1FB8" w:rsidP="005B622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A595D">
              <w:rPr>
                <w:rFonts w:ascii="Times New Roman" w:hAnsi="Times New Roman" w:cs="Times New Roman"/>
                <w:sz w:val="24"/>
                <w:szCs w:val="24"/>
              </w:rPr>
              <w:t xml:space="preserve">. Стороны настоящего Соглашения желают внести изменения в </w:t>
            </w:r>
            <w:r w:rsidR="005E6009" w:rsidRPr="008A595D">
              <w:rPr>
                <w:rFonts w:ascii="Times New Roman" w:hAnsi="Times New Roman" w:cs="Times New Roman"/>
                <w:sz w:val="24"/>
                <w:szCs w:val="24"/>
              </w:rPr>
              <w:t>Контракт</w:t>
            </w:r>
            <w:r w:rsidRPr="008A595D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условий, изложенных ниже</w:t>
            </w:r>
            <w:r w:rsidR="00FC0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5531EE" w14:textId="1B4A7FE3" w:rsidR="00FE6B8A" w:rsidRPr="008A595D" w:rsidRDefault="00D63EFF" w:rsidP="003D7C0E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УЧЕТОМ ВЫШЕИЗЛОЖЕННОГО, настоящим Стороны договорились о внесении в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следующих изменений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CB674B" w:rsidRPr="008A595D" w14:paraId="0D55AF90" w14:textId="77777777" w:rsidTr="002C04F1">
        <w:trPr>
          <w:trHeight w:val="2831"/>
        </w:trPr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44E14E" w14:textId="77777777" w:rsidR="005B622F" w:rsidRDefault="00081DF4" w:rsidP="005B622F">
            <w:pPr>
              <w:pStyle w:val="ac"/>
              <w:spacing w:after="6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lause 2.1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of the Contract </w:t>
            </w:r>
            <w:proofErr w:type="gramStart"/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shall be deleted and replaced with the following</w:t>
            </w:r>
            <w:proofErr w:type="gramEnd"/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="001E2BCB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“T</w:t>
            </w:r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 prices for the </w:t>
            </w:r>
            <w:r w:rsidR="00933B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Goods </w:t>
            </w:r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shall be as set forth in the </w:t>
            </w:r>
            <w:r w:rsid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Commercial I</w:t>
            </w:r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nvoice</w:t>
            </w:r>
            <w:r w:rsid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which are an integral part of this Contract.</w:t>
            </w:r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Commercial Invoice </w:t>
            </w:r>
            <w:proofErr w:type="gramStart"/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shall be prepared</w:t>
            </w:r>
            <w:proofErr w:type="gramEnd"/>
            <w:r w:rsidR="008A595D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separately for each shipment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Prices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Goods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</w:t>
            </w:r>
            <w:r w:rsidR="00933BEB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 US Dollars </w:t>
            </w:r>
            <w:r w:rsidR="008A595D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currency code</w:t>
            </w:r>
            <w:r w:rsidR="008A595D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840)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8A595D" w:rsidRPr="00933B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5E23B60" w14:textId="30843053" w:rsidR="00CB674B" w:rsidRPr="008A595D" w:rsidRDefault="008A595D" w:rsidP="005B622F">
            <w:pPr>
              <w:pStyle w:val="ac"/>
              <w:spacing w:after="6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C</w:t>
            </w:r>
            <w:r w:rsidR="00FC29A1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lause 6.1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of the Contract </w:t>
            </w:r>
            <w:proofErr w:type="gramStart"/>
            <w:r w:rsidR="003648C4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shall be deleted and replaced with the following</w:t>
            </w:r>
            <w:proofErr w:type="gramEnd"/>
            <w:r w:rsidR="003648C4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This Agreement shall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enter into force upon signing 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and shall continue for a period of one (1) year thereafter (the “Initial Term”). After the initial term, this Agreement shall automatically renew for successive one (1) year periods (each, a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“Renewal Term”), unless one P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arty notifies the other in writing of its intent not to renew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Agreement at least </w:t>
            </w:r>
            <w:r w:rsidR="00B32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six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 (6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0) days prior to the effective termination date, or unless this Agreement is terminated sooner in accordance with its terms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30C875F" w14:textId="77777777" w:rsidR="00CB674B" w:rsidRPr="008A595D" w:rsidRDefault="00CB674B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7EA7D02" w14:textId="77777777" w:rsidR="00CB674B" w:rsidRPr="008A595D" w:rsidRDefault="00CB674B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1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4F2CD" w14:textId="7D646495" w:rsidR="008A595D" w:rsidRDefault="0046206C" w:rsidP="008A595D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 2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.1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Контракта </w:t>
            </w:r>
            <w:r w:rsidR="008A595D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 и излагается в следующей редакции: «Цены за Товар указываются в инвойсах, составляющих неотъемлемую часть Контракта. Инвойсы составляются отдельно на каждую поставку. Цены за Товар устанавливаются в долларах США (код валюты 840)».</w:t>
            </w:r>
          </w:p>
          <w:p w14:paraId="1A7DB516" w14:textId="77777777" w:rsidR="00933BEB" w:rsidRPr="008A595D" w:rsidRDefault="00933BEB" w:rsidP="008A595D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BA7CE3" w14:textId="2F7CBD4B" w:rsidR="00CB674B" w:rsidRPr="008A595D" w:rsidRDefault="008A595D" w:rsidP="005B622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 6.1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онтракта </w:t>
            </w:r>
            <w:r w:rsidR="002C04F1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 и излагается в следующей редакции: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«Настоящий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вступает в силу с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момента подписания 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и действует в течение одного (1) года (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далее «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Первоначальный срок действия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После окончания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ервоначального срока действия настоящий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автоматически продлевается на следующий год (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далее – «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 продления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если ни одна из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торон не направит другой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тороне письменное уведомление о своем намерении расторгнуть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позднее, чем за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шестьдесят 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0) дней до даты расторжения, или если настоящий 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="00883FD2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будет досрочно расторгнут сторонами в соответствии с предусмотренными положениями»</w:t>
            </w:r>
            <w:r w:rsidR="002C04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0876" w:rsidRPr="003D6EB8" w14:paraId="4CE57DD1" w14:textId="77777777" w:rsidTr="002E5B36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7A1E7E" w14:textId="688A9227" w:rsidR="00C10876" w:rsidRPr="008A595D" w:rsidRDefault="00756721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  <w:r w:rsidR="0046206C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 Clause 14 of the Contract </w:t>
            </w:r>
            <w:r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shall be deleted and replaced with the following</w:t>
            </w:r>
            <w:r w:rsidR="0046206C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EAF324C" w14:textId="77777777" w:rsidR="00081DF4" w:rsidRPr="008A595D" w:rsidRDefault="00081DF4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FF09CBD" w14:textId="56E014A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</w:t>
            </w:r>
            <w:r w:rsidR="003D6EB8" w:rsidRPr="00381A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Seller</w:t>
            </w:r>
            <w:r w:rsidR="003D6EB8" w:rsidRPr="00381A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="003D6E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Продавец</w:t>
            </w:r>
            <w:proofErr w:type="spellEnd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CB9FE1C" w14:textId="7777777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3BFEDD5" w14:textId="7D090FEA" w:rsidR="002C04F1" w:rsidRPr="002C04F1" w:rsidRDefault="00C10876" w:rsidP="002C0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="002C04F1"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Kyland</w:t>
            </w:r>
            <w:proofErr w:type="spellEnd"/>
            <w:r w:rsidR="002C04F1"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 Technology Co., Ltd.</w:t>
            </w:r>
          </w:p>
          <w:p w14:paraId="5513FCF0" w14:textId="77777777" w:rsidR="002C04F1" w:rsidRPr="002C04F1" w:rsidRDefault="002C04F1" w:rsidP="002C04F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Address: Building No.2, </w:t>
            </w:r>
            <w:proofErr w:type="spellStart"/>
            <w:r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Xishanhui,Shixing</w:t>
            </w:r>
            <w:proofErr w:type="spellEnd"/>
            <w:r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 Avenue 30#, </w:t>
            </w:r>
            <w:proofErr w:type="spellStart"/>
            <w:r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Shijingshan</w:t>
            </w:r>
            <w:proofErr w:type="spellEnd"/>
            <w:r w:rsidRPr="002C04F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 District, Beijing, China</w:t>
            </w:r>
          </w:p>
          <w:p w14:paraId="7B229C86" w14:textId="7777777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9DBBE1B" w14:textId="77777777" w:rsidR="00C10876" w:rsidRPr="008A595D" w:rsidRDefault="00C10876" w:rsidP="0075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Bank information: </w:t>
            </w:r>
          </w:p>
          <w:p w14:paraId="2F566D80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Beneficiary: </w:t>
            </w:r>
            <w:proofErr w:type="spellStart"/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Kyland</w:t>
            </w:r>
            <w:proofErr w:type="spellEnd"/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 xml:space="preserve"> Technology Co., Ltd.</w:t>
            </w:r>
          </w:p>
          <w:p w14:paraId="21B386AB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Beneficiary Bank : Citibank (China) Co. Ltd.,</w:t>
            </w:r>
          </w:p>
          <w:p w14:paraId="7F420650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Beijing Branch</w:t>
            </w:r>
          </w:p>
          <w:p w14:paraId="22F9341C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SWIFT Code: CITICNSXBJG</w:t>
            </w:r>
          </w:p>
          <w:p w14:paraId="4D50D230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Bank Code: 531100000018</w:t>
            </w:r>
          </w:p>
          <w:p w14:paraId="6A1892F5" w14:textId="517A1A7D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eneficiary A/C No.: 1775691006</w:t>
            </w:r>
            <w:r w:rsidRPr="00756721">
              <w:rPr>
                <w:rFonts w:ascii="MS Mincho" w:eastAsia="MS Mincho" w:hAnsi="MS Mincho" w:cs="MS Mincho" w:hint="eastAsia"/>
                <w:sz w:val="24"/>
                <w:szCs w:val="24"/>
                <w:lang w:val="en-US"/>
              </w:rPr>
              <w:t>（</w:t>
            </w: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USD)</w:t>
            </w:r>
          </w:p>
          <w:p w14:paraId="4BCAA170" w14:textId="77777777" w:rsidR="00756721" w:rsidRPr="00756721" w:rsidRDefault="00756721" w:rsidP="007567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Beneficiary A/C No.: 1775691022</w:t>
            </w:r>
            <w:r w:rsidRPr="00756721">
              <w:rPr>
                <w:rFonts w:ascii="MS Mincho" w:eastAsia="MS Mincho" w:hAnsi="MS Mincho" w:cs="MS Mincho" w:hint="eastAsia"/>
                <w:sz w:val="24"/>
                <w:szCs w:val="24"/>
                <w:lang w:val="en-US"/>
              </w:rPr>
              <w:t>（</w:t>
            </w:r>
            <w:r w:rsidRPr="00756721">
              <w:rPr>
                <w:rFonts w:ascii="Times New Roman" w:eastAsia="Times New Roman" w:hAnsi="Times New Roman" w:cs="Times New Roman" w:hint="eastAsia"/>
                <w:sz w:val="24"/>
                <w:szCs w:val="24"/>
                <w:lang w:val="en-US"/>
              </w:rPr>
              <w:t>EUR)</w:t>
            </w:r>
          </w:p>
          <w:p w14:paraId="68B53ED0" w14:textId="4BE0D500" w:rsidR="00C10876" w:rsidRPr="00743316" w:rsidRDefault="00C10876" w:rsidP="003D7C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  <w:rPrChange w:id="16" w:author="Microsoft Office" w:date="2020-02-17T11:37:00Z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rPrChange>
              </w:rPr>
            </w:pPr>
          </w:p>
        </w:tc>
        <w:tc>
          <w:tcPr>
            <w:tcW w:w="491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AF3EC2" w14:textId="74D76F94" w:rsidR="00C10876" w:rsidRPr="008A595D" w:rsidRDefault="003D6EB8" w:rsidP="00DD05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6206C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756721" w:rsidRPr="00756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Пункт 14 Контракта </w:t>
            </w:r>
            <w:r w:rsidR="00756721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 и излагается в следующей редакции:</w:t>
            </w:r>
          </w:p>
          <w:p w14:paraId="434358E4" w14:textId="7777777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B5F63A" w14:textId="69D6BA7C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</w:t>
            </w:r>
            <w:r w:rsid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Buyer</w:t>
            </w:r>
            <w:r w:rsid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Покупатель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AF73900" w14:textId="77777777" w:rsidR="003D6EB8" w:rsidRDefault="003D6E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B3C8EB" w14:textId="7DD6C23C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proofErr w:type="gramStart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Симанитрон</w:t>
            </w:r>
            <w:proofErr w:type="spellEnd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gramEnd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Symanitron</w:t>
            </w:r>
            <w:proofErr w:type="spellEnd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LTD</w:t>
            </w:r>
          </w:p>
          <w:p w14:paraId="202F9B8A" w14:textId="04E54D43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ИНН/КПП </w:t>
            </w:r>
            <w:r w:rsidR="003D6EB8"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7720609470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3D6EB8"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772001001</w:t>
            </w:r>
          </w:p>
          <w:p w14:paraId="5D6ED180" w14:textId="7777777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Юридический адрес:</w:t>
            </w:r>
          </w:p>
          <w:p w14:paraId="7F680991" w14:textId="29DD45DB" w:rsidR="00C10876" w:rsidRPr="008A595D" w:rsidRDefault="003D6E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11674, г"/>
              </w:smartTagPr>
              <w:r w:rsidRPr="003D6EB8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111674, г</w:t>
              </w:r>
            </w:smartTag>
            <w:r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Москва, ул. </w:t>
            </w:r>
            <w:proofErr w:type="spellStart"/>
            <w:r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Руднёвка</w:t>
            </w:r>
            <w:proofErr w:type="spellEnd"/>
            <w:r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, д.17, к. 103</w:t>
            </w:r>
          </w:p>
          <w:p w14:paraId="28CDB189" w14:textId="77777777" w:rsidR="003D6EB8" w:rsidRDefault="003D6E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1FF159" w14:textId="0E9E1B73" w:rsidR="00F07E2F" w:rsidRPr="008A595D" w:rsidRDefault="00F07E2F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73ECC15A" w14:textId="2D07C255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р/с </w:t>
            </w:r>
            <w:r w:rsidR="003D6EB8"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40702810034000008175</w:t>
            </w:r>
          </w:p>
          <w:p w14:paraId="5CC28B49" w14:textId="4C2B2908" w:rsidR="00C10876" w:rsidRPr="008A595D" w:rsidRDefault="003D6E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ФИЛИАЛ № 7701 БАНКА ВТБ (ПАО) г. Москва</w:t>
            </w:r>
          </w:p>
          <w:p w14:paraId="2E665772" w14:textId="0762A50E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к/с </w:t>
            </w:r>
            <w:r w:rsidR="003D6EB8"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30101810345250000745</w:t>
            </w:r>
          </w:p>
          <w:p w14:paraId="273587C8" w14:textId="0CE7DEA4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БИК </w:t>
            </w:r>
            <w:r w:rsidR="003D6EB8" w:rsidRPr="003D6EB8">
              <w:rPr>
                <w:rFonts w:ascii="Times New Roman" w:eastAsia="Times New Roman" w:hAnsi="Times New Roman" w:cs="Times New Roman"/>
                <w:sz w:val="24"/>
                <w:szCs w:val="24"/>
              </w:rPr>
              <w:t>044525745</w:t>
            </w:r>
          </w:p>
          <w:p w14:paraId="4BA6D58D" w14:textId="77777777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5B7084" w14:textId="32D2E2E3" w:rsidR="00C10876" w:rsidRPr="008A595D" w:rsidRDefault="00C1087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56FDC6" w14:textId="27527092" w:rsidR="00F07E2F" w:rsidRPr="008A595D" w:rsidRDefault="00F07E2F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379F43" w14:textId="173DA02B" w:rsidR="00C10876" w:rsidRPr="003D6EB8" w:rsidRDefault="00C10876" w:rsidP="003D7C0E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5B36" w:rsidRPr="008A595D" w14:paraId="5C681948" w14:textId="77777777" w:rsidTr="002E5B36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8C706" w14:textId="0865B10C" w:rsidR="002E5B36" w:rsidRPr="008A595D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Except as set forth herein, all other terms and conditions of the Agreement shall remain in full force and effect.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805EC" w14:textId="61E22EE3" w:rsidR="002E5B36" w:rsidRPr="008A595D" w:rsidRDefault="002E5B36" w:rsidP="00785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 исключением изменений, внесенных настоящим Дополнительным соглашением, все условия </w:t>
            </w:r>
            <w:r w:rsidR="0078521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остаются в полной силе.</w:t>
            </w:r>
          </w:p>
        </w:tc>
      </w:tr>
      <w:tr w:rsidR="002E5B36" w:rsidRPr="008A595D" w14:paraId="52554348" w14:textId="77777777" w:rsidTr="0046206C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DB1C0" w14:textId="20057EFF" w:rsidR="002E5B36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 WITNESS WHEREOF, the parties have executed this Supplementary agreement as of the date first above written.</w:t>
            </w:r>
          </w:p>
          <w:p w14:paraId="1D08F32F" w14:textId="77777777"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85F30D0" w14:textId="77777777"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Date: December 30, 2019</w:t>
            </w:r>
          </w:p>
          <w:p w14:paraId="6C2892BE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B928459" w14:textId="21AB91B0" w:rsidR="003D7C0E" w:rsidRPr="00743316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del w:id="17" w:author="Gu De" w:date="2020-02-17T16:26:00Z">
              <w:r w:rsidDel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Vice President</w:delText>
              </w:r>
            </w:del>
            <w:ins w:id="18" w:author="Gu De" w:date="2020-02-17T16:27:00Z">
              <w:r w:rsidR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Director of Business Development</w:t>
              </w:r>
            </w:ins>
            <w:r w:rsidR="00B32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del w:id="19" w:author="Microsoft Office" w:date="2020-02-17T11:41:00Z">
              <w:r w:rsid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Вице</w:delText>
              </w:r>
              <w:r w:rsidR="00B3282B" w:rsidRP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-</w:delText>
              </w:r>
              <w:r w:rsid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президент</w:delText>
              </w:r>
            </w:del>
            <w:ins w:id="20" w:author="Microsoft Office" w:date="2020-02-17T11:41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Директор</w:t>
              </w:r>
              <w:r w:rsidR="00743316" w:rsidRPr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  <w:rPrChange w:id="21" w:author="Microsoft Office" w:date="2020-02-17T11:41:00Z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rPrChange>
                </w:rPr>
                <w:t xml:space="preserve"> </w:t>
              </w:r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по</w:t>
              </w:r>
              <w:r w:rsidR="00743316" w:rsidRPr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  <w:rPrChange w:id="22" w:author="Microsoft Office" w:date="2020-02-17T11:41:00Z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rPrChange>
                </w:rPr>
                <w:t xml:space="preserve"> </w:t>
              </w:r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развитию</w:t>
              </w:r>
              <w:r w:rsidR="00743316" w:rsidRPr="00743316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  <w:rPrChange w:id="23" w:author="Microsoft Office" w:date="2020-02-17T11:41:00Z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rPrChange>
                </w:rPr>
                <w:t xml:space="preserve"> </w:t>
              </w:r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бизнеса</w:t>
              </w:r>
            </w:ins>
          </w:p>
          <w:p w14:paraId="27B198D7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3414599" w14:textId="3E1601F4" w:rsidR="003D7C0E" w:rsidRPr="00DD052A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Mr</w:t>
            </w:r>
            <w:proofErr w:type="spellEnd"/>
            <w:del w:id="24" w:author="Gu De" w:date="2020-02-17T16:27:00Z">
              <w:r w:rsidRPr="003D7C0E" w:rsidDel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s</w:delText>
              </w:r>
            </w:del>
            <w:r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del w:id="25" w:author="Gu De" w:date="2020-02-17T16:27:00Z">
              <w:r w:rsidRPr="003D7C0E" w:rsidDel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Ginny</w:delText>
              </w:r>
              <w:r w:rsidRPr="00DD052A" w:rsidDel="00400429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  <w:r w:rsidRPr="003D7C0E" w:rsidDel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delText>Zhang</w:delText>
              </w:r>
            </w:del>
            <w:ins w:id="26" w:author="Gu De" w:date="2020-02-17T16:27:00Z">
              <w:r w:rsidR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Kevin</w:t>
              </w:r>
              <w:r w:rsidR="00400429" w:rsidRPr="00743316">
                <w:rPr>
                  <w:rFonts w:ascii="Times New Roman" w:eastAsia="Times New Roman" w:hAnsi="Times New Roman" w:cs="Times New Roman"/>
                  <w:sz w:val="24"/>
                  <w:szCs w:val="24"/>
                  <w:rPrChange w:id="27" w:author="Microsoft Office" w:date="2020-02-17T11:38:00Z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400429">
                <w:rPr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Gu</w:t>
              </w:r>
            </w:ins>
            <w:proofErr w:type="spellEnd"/>
            <w:r w:rsidR="00B3282B"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="00B3282B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="00B3282B"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del w:id="28" w:author="Microsoft Office" w:date="2020-02-17T11:41:00Z">
              <w:r w:rsid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жа</w:delText>
              </w:r>
              <w:r w:rsidR="00B3282B" w:rsidRPr="00DD052A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ins w:id="29" w:author="Microsoft Office" w:date="2020-02-17T11:41:00Z"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н</w:t>
              </w:r>
              <w:r w:rsidR="00743316" w:rsidRPr="00DD05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Кевин </w:t>
              </w:r>
              <w:proofErr w:type="spellStart"/>
              <w:r w:rsidR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Гу</w:t>
              </w:r>
            </w:ins>
            <w:proofErr w:type="spellEnd"/>
            <w:del w:id="30" w:author="Microsoft Office" w:date="2020-02-17T11:41:00Z">
              <w:r w:rsid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Джинни</w:delText>
              </w:r>
              <w:r w:rsidR="00B3282B" w:rsidRPr="00DD052A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  <w:r w:rsidR="00B3282B" w:rsidDel="0074331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Жанг</w:delText>
              </w:r>
            </w:del>
            <w:bookmarkStart w:id="31" w:name="_GoBack"/>
            <w:bookmarkEnd w:id="31"/>
          </w:p>
          <w:p w14:paraId="397B1F51" w14:textId="77777777" w:rsidR="00785218" w:rsidRPr="00DD052A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46C90" w14:textId="77777777" w:rsidR="00785218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Signature______________</w:t>
            </w:r>
          </w:p>
          <w:p w14:paraId="0DE5B656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3AAD460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Stamp</w:t>
            </w:r>
          </w:p>
          <w:p w14:paraId="1BA21C27" w14:textId="77777777" w:rsidR="00FC0716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51EBD44" w14:textId="77777777" w:rsidR="00FC0716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20007BC" w14:textId="5C61DB93" w:rsidR="00FC0716" w:rsidRPr="008A595D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14" w:type="dxa"/>
            <w:tcBorders>
              <w:top w:val="single" w:sz="4" w:space="0" w:color="auto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6D4A75" w14:textId="77777777" w:rsidR="002E5B36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В ПОДТВЕРЖДЕНИЕ ВЫШЕИЗЛОЖЕННОГО, Стороны подписали настоящее Дополнительное соглашение в указанную выше дату.</w:t>
            </w:r>
          </w:p>
          <w:p w14:paraId="52CE30C9" w14:textId="77777777"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494839" w14:textId="77777777"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Дата: 30 декабря 2019 г.</w:t>
            </w:r>
          </w:p>
          <w:p w14:paraId="53649191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313FDE" w14:textId="4FB8987B"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General</w:t>
            </w:r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494E57EB" w14:textId="77777777"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E7415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Kulikova</w:t>
            </w:r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Куликова Елена</w:t>
            </w:r>
          </w:p>
          <w:p w14:paraId="7F9BBA3B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52B034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Подпись_______________</w:t>
            </w:r>
          </w:p>
          <w:p w14:paraId="0F3EA0F2" w14:textId="77777777"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5A05A" w14:textId="70B12686"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2B3CE967" w14:textId="60783BD1" w:rsidR="00FE6B8A" w:rsidRPr="008A595D" w:rsidRDefault="00FE6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6B8A" w:rsidRPr="008A595D" w:rsidSect="002E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u De" w:date="2020-02-17T16:11:00Z" w:initials="GD">
    <w:p w14:paraId="641478D5" w14:textId="5EC3E7A3" w:rsidR="00BF40EC" w:rsidRPr="00743316" w:rsidRDefault="00BF40EC">
      <w:pPr>
        <w:pStyle w:val="a4"/>
        <w:rPr>
          <w:lang w:val="en-US" w:eastAsia="zh-CN"/>
        </w:rPr>
      </w:pPr>
      <w:r>
        <w:rPr>
          <w:rStyle w:val="a3"/>
        </w:rPr>
        <w:annotationRef/>
      </w:r>
      <w:r w:rsidRPr="00743316">
        <w:rPr>
          <w:rFonts w:hint="eastAsia"/>
          <w:lang w:val="en-US" w:eastAsia="zh-CN"/>
        </w:rPr>
        <w:t>O</w:t>
      </w:r>
      <w:r w:rsidRPr="00743316">
        <w:rPr>
          <w:lang w:val="en-US" w:eastAsia="zh-CN"/>
        </w:rPr>
        <w:t>ur overseas business has been moved back from Shanghai subsidairy to HQS which is Kyland Technology Co., Ltd.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41478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41478D5" w16cid:durableId="21F539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E6E35"/>
    <w:multiLevelType w:val="multilevel"/>
    <w:tmpl w:val="60203F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122002"/>
    <w:multiLevelType w:val="hybridMultilevel"/>
    <w:tmpl w:val="217B73F1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126F45"/>
    <w:multiLevelType w:val="multilevel"/>
    <w:tmpl w:val="E30854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4810DA"/>
    <w:multiLevelType w:val="multilevel"/>
    <w:tmpl w:val="73E0B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F613F"/>
    <w:multiLevelType w:val="hybridMultilevel"/>
    <w:tmpl w:val="2D3A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75211"/>
    <w:multiLevelType w:val="multilevel"/>
    <w:tmpl w:val="261A1B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A77025"/>
    <w:multiLevelType w:val="multilevel"/>
    <w:tmpl w:val="2F8A0B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D31EF7"/>
    <w:multiLevelType w:val="hybridMultilevel"/>
    <w:tmpl w:val="41F84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7320A"/>
    <w:multiLevelType w:val="multilevel"/>
    <w:tmpl w:val="DD7A1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1509A3"/>
    <w:multiLevelType w:val="multilevel"/>
    <w:tmpl w:val="C41610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BE0AAC"/>
    <w:multiLevelType w:val="multilevel"/>
    <w:tmpl w:val="22685A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37A330C"/>
    <w:multiLevelType w:val="multilevel"/>
    <w:tmpl w:val="40FA3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F0B35"/>
    <w:multiLevelType w:val="hybridMultilevel"/>
    <w:tmpl w:val="2D46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240E2"/>
    <w:multiLevelType w:val="hybridMultilevel"/>
    <w:tmpl w:val="C32E3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425"/>
    <w:multiLevelType w:val="multilevel"/>
    <w:tmpl w:val="748205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D657E45"/>
    <w:multiLevelType w:val="hybridMultilevel"/>
    <w:tmpl w:val="FCFAC05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84155"/>
    <w:multiLevelType w:val="hybridMultilevel"/>
    <w:tmpl w:val="47027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30DE0"/>
    <w:multiLevelType w:val="hybridMultilevel"/>
    <w:tmpl w:val="52A29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25C65"/>
    <w:multiLevelType w:val="multilevel"/>
    <w:tmpl w:val="D37E0F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10"/>
  </w:num>
  <w:num w:numId="5">
    <w:abstractNumId w:val="2"/>
  </w:num>
  <w:num w:numId="6">
    <w:abstractNumId w:val="8"/>
  </w:num>
  <w:num w:numId="7">
    <w:abstractNumId w:val="5"/>
  </w:num>
  <w:num w:numId="8">
    <w:abstractNumId w:val="11"/>
  </w:num>
  <w:num w:numId="9">
    <w:abstractNumId w:val="18"/>
  </w:num>
  <w:num w:numId="10">
    <w:abstractNumId w:val="6"/>
  </w:num>
  <w:num w:numId="11">
    <w:abstractNumId w:val="3"/>
  </w:num>
  <w:num w:numId="12">
    <w:abstractNumId w:val="17"/>
  </w:num>
  <w:num w:numId="13">
    <w:abstractNumId w:val="4"/>
  </w:num>
  <w:num w:numId="14">
    <w:abstractNumId w:val="16"/>
  </w:num>
  <w:num w:numId="15">
    <w:abstractNumId w:val="12"/>
  </w:num>
  <w:num w:numId="16">
    <w:abstractNumId w:val="13"/>
  </w:num>
  <w:num w:numId="17">
    <w:abstractNumId w:val="7"/>
  </w:num>
  <w:num w:numId="18">
    <w:abstractNumId w:val="15"/>
  </w:num>
  <w:num w:numId="19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u De">
    <w15:presenceInfo w15:providerId="Windows Live" w15:userId="b8977149c1c91f47"/>
  </w15:person>
  <w15:person w15:author="Microsoft Office">
    <w15:presenceInfo w15:providerId="None" w15:userId="Microsoft Offi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B8A"/>
    <w:rsid w:val="00033AEE"/>
    <w:rsid w:val="0005202C"/>
    <w:rsid w:val="00081DF4"/>
    <w:rsid w:val="00095574"/>
    <w:rsid w:val="000A0880"/>
    <w:rsid w:val="000A6EA3"/>
    <w:rsid w:val="000B2C3F"/>
    <w:rsid w:val="000F7379"/>
    <w:rsid w:val="00133079"/>
    <w:rsid w:val="00197298"/>
    <w:rsid w:val="00197A14"/>
    <w:rsid w:val="001E2BCB"/>
    <w:rsid w:val="00204D13"/>
    <w:rsid w:val="00211AF3"/>
    <w:rsid w:val="00212600"/>
    <w:rsid w:val="002465F4"/>
    <w:rsid w:val="002559A8"/>
    <w:rsid w:val="002A236F"/>
    <w:rsid w:val="002C04F1"/>
    <w:rsid w:val="002E5B36"/>
    <w:rsid w:val="00310A76"/>
    <w:rsid w:val="00355E9E"/>
    <w:rsid w:val="003648C4"/>
    <w:rsid w:val="00381A4B"/>
    <w:rsid w:val="003938A4"/>
    <w:rsid w:val="003B1A1D"/>
    <w:rsid w:val="003D6EB8"/>
    <w:rsid w:val="003D7C0E"/>
    <w:rsid w:val="00400429"/>
    <w:rsid w:val="00416F9A"/>
    <w:rsid w:val="00437F64"/>
    <w:rsid w:val="0046206C"/>
    <w:rsid w:val="00463581"/>
    <w:rsid w:val="00483B1F"/>
    <w:rsid w:val="004B5A15"/>
    <w:rsid w:val="004E2DB1"/>
    <w:rsid w:val="00510265"/>
    <w:rsid w:val="00535AD4"/>
    <w:rsid w:val="005B622F"/>
    <w:rsid w:val="005C61C5"/>
    <w:rsid w:val="005D5811"/>
    <w:rsid w:val="005E6009"/>
    <w:rsid w:val="005F3695"/>
    <w:rsid w:val="005F6899"/>
    <w:rsid w:val="005F6B42"/>
    <w:rsid w:val="00637B87"/>
    <w:rsid w:val="006C2730"/>
    <w:rsid w:val="006D55BE"/>
    <w:rsid w:val="006E4609"/>
    <w:rsid w:val="00714663"/>
    <w:rsid w:val="00743316"/>
    <w:rsid w:val="0075653E"/>
    <w:rsid w:val="00756721"/>
    <w:rsid w:val="00762034"/>
    <w:rsid w:val="00785218"/>
    <w:rsid w:val="00795D29"/>
    <w:rsid w:val="007B704A"/>
    <w:rsid w:val="007D6F1F"/>
    <w:rsid w:val="007F39BE"/>
    <w:rsid w:val="0080620C"/>
    <w:rsid w:val="00824C7E"/>
    <w:rsid w:val="00831F75"/>
    <w:rsid w:val="00850E27"/>
    <w:rsid w:val="0085608A"/>
    <w:rsid w:val="00857C56"/>
    <w:rsid w:val="00875E70"/>
    <w:rsid w:val="00876FD2"/>
    <w:rsid w:val="00883FD2"/>
    <w:rsid w:val="008A595D"/>
    <w:rsid w:val="008B1ABB"/>
    <w:rsid w:val="008F26E1"/>
    <w:rsid w:val="008F4F0F"/>
    <w:rsid w:val="0090617B"/>
    <w:rsid w:val="00912289"/>
    <w:rsid w:val="00925AFF"/>
    <w:rsid w:val="009303F7"/>
    <w:rsid w:val="00933BEB"/>
    <w:rsid w:val="00954CCA"/>
    <w:rsid w:val="00970B66"/>
    <w:rsid w:val="009E55D3"/>
    <w:rsid w:val="00A002CB"/>
    <w:rsid w:val="00A04400"/>
    <w:rsid w:val="00A11267"/>
    <w:rsid w:val="00A40234"/>
    <w:rsid w:val="00A546B2"/>
    <w:rsid w:val="00A643F4"/>
    <w:rsid w:val="00AB241A"/>
    <w:rsid w:val="00AB6596"/>
    <w:rsid w:val="00AC5E71"/>
    <w:rsid w:val="00AC6406"/>
    <w:rsid w:val="00AF4DC5"/>
    <w:rsid w:val="00B06B88"/>
    <w:rsid w:val="00B3282B"/>
    <w:rsid w:val="00B873E6"/>
    <w:rsid w:val="00BC1FB8"/>
    <w:rsid w:val="00BD1BCE"/>
    <w:rsid w:val="00BE28BB"/>
    <w:rsid w:val="00BF40EC"/>
    <w:rsid w:val="00C10876"/>
    <w:rsid w:val="00C15CB4"/>
    <w:rsid w:val="00C22998"/>
    <w:rsid w:val="00C30C47"/>
    <w:rsid w:val="00C54EE8"/>
    <w:rsid w:val="00C76F0F"/>
    <w:rsid w:val="00C81A66"/>
    <w:rsid w:val="00C827B9"/>
    <w:rsid w:val="00C83E4B"/>
    <w:rsid w:val="00CA0F35"/>
    <w:rsid w:val="00CA4B4B"/>
    <w:rsid w:val="00CB674B"/>
    <w:rsid w:val="00D039AF"/>
    <w:rsid w:val="00D13EEF"/>
    <w:rsid w:val="00D55ED3"/>
    <w:rsid w:val="00D565AA"/>
    <w:rsid w:val="00D61FF9"/>
    <w:rsid w:val="00D63EFF"/>
    <w:rsid w:val="00D87625"/>
    <w:rsid w:val="00DA3FF6"/>
    <w:rsid w:val="00DA60FE"/>
    <w:rsid w:val="00DD052A"/>
    <w:rsid w:val="00DE4E8B"/>
    <w:rsid w:val="00E05851"/>
    <w:rsid w:val="00E06B3C"/>
    <w:rsid w:val="00E21CEB"/>
    <w:rsid w:val="00E27F63"/>
    <w:rsid w:val="00E31D72"/>
    <w:rsid w:val="00E404EE"/>
    <w:rsid w:val="00E66A25"/>
    <w:rsid w:val="00E7037D"/>
    <w:rsid w:val="00E7328C"/>
    <w:rsid w:val="00E824DF"/>
    <w:rsid w:val="00EB33C3"/>
    <w:rsid w:val="00EC6A18"/>
    <w:rsid w:val="00EE17FC"/>
    <w:rsid w:val="00EE2C6B"/>
    <w:rsid w:val="00F07E2F"/>
    <w:rsid w:val="00F65F7F"/>
    <w:rsid w:val="00F81B30"/>
    <w:rsid w:val="00F87028"/>
    <w:rsid w:val="00FA5CEB"/>
    <w:rsid w:val="00FC0716"/>
    <w:rsid w:val="00FC29A1"/>
    <w:rsid w:val="00FC7490"/>
    <w:rsid w:val="00FE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A45C575"/>
  <w15:docId w15:val="{7464D76D-3E5F-4B22-A880-B66A84A6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97A1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97A1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97A14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97A14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97A14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97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97A14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8F26E1"/>
    <w:pPr>
      <w:spacing w:after="0" w:line="240" w:lineRule="auto"/>
    </w:pPr>
  </w:style>
  <w:style w:type="character" w:styleId="ab">
    <w:name w:val="Hyperlink"/>
    <w:basedOn w:val="a0"/>
    <w:uiPriority w:val="99"/>
    <w:unhideWhenUsed/>
    <w:rsid w:val="008F26E1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A0880"/>
    <w:pPr>
      <w:ind w:left="720"/>
      <w:contextualSpacing/>
    </w:pPr>
  </w:style>
  <w:style w:type="paragraph" w:customStyle="1" w:styleId="Default">
    <w:name w:val="Default"/>
    <w:rsid w:val="000955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Демченко</dc:creator>
  <cp:lastModifiedBy>Microsoft Office</cp:lastModifiedBy>
  <cp:revision>4</cp:revision>
  <cp:lastPrinted>2020-02-14T08:02:00Z</cp:lastPrinted>
  <dcterms:created xsi:type="dcterms:W3CDTF">2020-02-17T08:15:00Z</dcterms:created>
  <dcterms:modified xsi:type="dcterms:W3CDTF">2020-02-17T08:41:00Z</dcterms:modified>
</cp:coreProperties>
</file>